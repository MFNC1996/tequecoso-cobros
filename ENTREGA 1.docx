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2FBC8" w14:textId="0F17E960"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ENTREGA 1 – SERVICIO DISCIPLINAR</w:t>
      </w:r>
      <w:r w:rsidRPr="00BE2B7E">
        <w:rPr>
          <w:rFonts w:ascii="Times New Roman" w:eastAsia="Times New Roman" w:hAnsi="Times New Roman" w:cs="Times New Roman"/>
          <w:kern w:val="0"/>
          <w:lang w:eastAsia="es-MX"/>
          <w14:ligatures w14:val="none"/>
        </w:rPr>
        <w:br/>
      </w:r>
      <w:r w:rsidRPr="00BE2B7E">
        <w:rPr>
          <w:rFonts w:ascii="Times New Roman" w:eastAsia="Times New Roman" w:hAnsi="Times New Roman" w:cs="Times New Roman"/>
          <w:b/>
          <w:bCs/>
          <w:kern w:val="0"/>
          <w:lang w:eastAsia="es-MX"/>
          <w14:ligatures w14:val="none"/>
        </w:rPr>
        <w:t>Proyecto:</w:t>
      </w:r>
      <w:r w:rsidRPr="00BE2B7E">
        <w:rPr>
          <w:rFonts w:ascii="Times New Roman" w:eastAsia="Times New Roman" w:hAnsi="Times New Roman" w:cs="Times New Roman"/>
          <w:kern w:val="0"/>
          <w:lang w:eastAsia="es-MX"/>
          <w14:ligatures w14:val="none"/>
        </w:rPr>
        <w:t xml:space="preserve"> Cobros a Clientes para @Tequecoso</w:t>
      </w:r>
      <w:r w:rsidRPr="00BE2B7E">
        <w:rPr>
          <w:rFonts w:ascii="Times New Roman" w:eastAsia="Times New Roman" w:hAnsi="Times New Roman" w:cs="Times New Roman"/>
          <w:kern w:val="0"/>
          <w:lang w:eastAsia="es-MX"/>
          <w14:ligatures w14:val="none"/>
        </w:rPr>
        <w:br/>
      </w:r>
      <w:r w:rsidRPr="00BE2B7E">
        <w:rPr>
          <w:rFonts w:ascii="Times New Roman" w:eastAsia="Times New Roman" w:hAnsi="Times New Roman" w:cs="Times New Roman"/>
          <w:b/>
          <w:bCs/>
          <w:kern w:val="0"/>
          <w:lang w:eastAsia="es-MX"/>
          <w14:ligatures w14:val="none"/>
        </w:rPr>
        <w:t>Curso:</w:t>
      </w:r>
      <w:r w:rsidRPr="00BE2B7E">
        <w:rPr>
          <w:rFonts w:ascii="Times New Roman" w:eastAsia="Times New Roman" w:hAnsi="Times New Roman" w:cs="Times New Roman"/>
          <w:kern w:val="0"/>
          <w:lang w:eastAsia="es-MX"/>
          <w14:ligatures w14:val="none"/>
        </w:rPr>
        <w:t xml:space="preserve"> Servicio Disciplinar</w:t>
      </w:r>
      <w:r w:rsidRPr="00BE2B7E">
        <w:rPr>
          <w:rFonts w:ascii="Times New Roman" w:eastAsia="Times New Roman" w:hAnsi="Times New Roman" w:cs="Times New Roman"/>
          <w:kern w:val="0"/>
          <w:lang w:eastAsia="es-MX"/>
          <w14:ligatures w14:val="none"/>
        </w:rPr>
        <w:br/>
      </w:r>
      <w:r w:rsidRPr="00BE2B7E">
        <w:rPr>
          <w:rFonts w:ascii="Times New Roman" w:eastAsia="Times New Roman" w:hAnsi="Times New Roman" w:cs="Times New Roman"/>
          <w:b/>
          <w:bCs/>
          <w:kern w:val="0"/>
          <w:lang w:eastAsia="es-MX"/>
          <w14:ligatures w14:val="none"/>
        </w:rPr>
        <w:t>Integrante(s):</w:t>
      </w:r>
      <w:ins w:id="0" w:author="MAURICIO FERNANDO  NÚÑEZ CAAMAÑO" w:date="2026-07-06T22:00:00Z">
        <w:r>
          <w:rPr>
            <w:rFonts w:ascii="Times New Roman" w:eastAsia="Times New Roman" w:hAnsi="Times New Roman" w:cs="Times New Roman"/>
            <w:kern w:val="0"/>
            <w:lang w:eastAsia="es-MX"/>
            <w14:ligatures w14:val="none"/>
          </w:rPr>
          <w:t xml:space="preserve"> Mauricio Núñez</w:t>
        </w:r>
      </w:ins>
      <w:del w:id="1" w:author="MAURICIO FERNANDO  NÚÑEZ CAAMAÑO" w:date="2026-07-06T22:00:00Z">
        <w:r w:rsidRPr="00BE2B7E" w:rsidDel="00BE2B7E">
          <w:rPr>
            <w:rFonts w:ascii="Times New Roman" w:eastAsia="Times New Roman" w:hAnsi="Times New Roman" w:cs="Times New Roman"/>
            <w:kern w:val="0"/>
            <w:lang w:eastAsia="es-MX"/>
            <w14:ligatures w14:val="none"/>
          </w:rPr>
          <w:delText xml:space="preserve"> [Tu nombre / grupo]</w:delText>
        </w:r>
        <w:r w:rsidRPr="00BE2B7E" w:rsidDel="00BE2B7E">
          <w:rPr>
            <w:rFonts w:ascii="Times New Roman" w:eastAsia="Times New Roman" w:hAnsi="Times New Roman" w:cs="Times New Roman"/>
            <w:kern w:val="0"/>
            <w:lang w:eastAsia="es-MX"/>
            <w14:ligatures w14:val="none"/>
          </w:rPr>
          <w:br/>
        </w:r>
        <w:r w:rsidRPr="00BE2B7E" w:rsidDel="00BE2B7E">
          <w:rPr>
            <w:rFonts w:ascii="Times New Roman" w:eastAsia="Times New Roman" w:hAnsi="Times New Roman" w:cs="Times New Roman"/>
            <w:b/>
            <w:bCs/>
            <w:kern w:val="0"/>
            <w:lang w:eastAsia="es-MX"/>
            <w14:ligatures w14:val="none"/>
          </w:rPr>
          <w:delText>Fecha:</w:delText>
        </w:r>
        <w:r w:rsidRPr="00BE2B7E" w:rsidDel="00BE2B7E">
          <w:rPr>
            <w:rFonts w:ascii="Times New Roman" w:eastAsia="Times New Roman" w:hAnsi="Times New Roman" w:cs="Times New Roman"/>
            <w:kern w:val="0"/>
            <w:lang w:eastAsia="es-MX"/>
            <w14:ligatures w14:val="none"/>
          </w:rPr>
          <w:delText xml:space="preserve"> [Completar]</w:delText>
        </w:r>
      </w:del>
    </w:p>
    <w:p w14:paraId="40C211C1"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1. Introducción</w:t>
      </w:r>
    </w:p>
    <w:p w14:paraId="702FFABE" w14:textId="73984A26"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presente proyecto corresponde al Servicio Disciplinar desarrollado para la microempresa @Tequecoso. El objetivo de esta primera entrega es analizar un problema real del negocio y proponer una solución funcional mínima que permita mejorar el control de cobros a clientes. El trabajo considera el uso de BPMN para modelar procesos, Flowable para ejecutar el flujo y formularios, y Web Services en Java como base para una futura integración.</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2"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7BB33EDC" w14:textId="0CEBD101"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Actualmente, @Tequecoso registra su información en un cuaderno y no cuenta con un sistema digital. Esto genera dificultades para controlar clientes, pagos pendientes, pagos realizados y seguimiento de cobros, provocando atrasos, desorden y poca claridad sobre el dinero que entra al negocio.</w:t>
      </w:r>
      <w:ins w:id="3"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4"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267F773C"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2. Problema identificado</w:t>
      </w:r>
    </w:p>
    <w:p w14:paraId="030DEF46" w14:textId="3F75F77B"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problema seleccionado para esta primera entrega es el control de cobros a clientes. En la situación actual, la empresa no posee un mecanismo ordenado para registrar deudas, verificar vencimientos, enviar recordatorios y confirmar pagos. Todo esto se realiza de manera manual, lo que aumenta el riesgo de errores y olvidos.</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5"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w:delText>
        </w:r>
        <w:r w:rsidRPr="00BE2B7E" w:rsidDel="00BE2B7E">
          <w:rPr>
            <w:rFonts w:ascii="Times New Roman" w:eastAsia="Times New Roman" w:hAnsi="Times New Roman" w:cs="Times New Roman"/>
            <w:color w:val="0000FF"/>
            <w:kern w:val="0"/>
            <w:u w:val="single"/>
            <w:lang w:eastAsia="es-MX"/>
            <w14:ligatures w14:val="none"/>
          </w:rPr>
          <w:delText>d</w:delText>
        </w:r>
        <w:r w:rsidRPr="00BE2B7E" w:rsidDel="00BE2B7E">
          <w:rPr>
            <w:rFonts w:ascii="Times New Roman" w:eastAsia="Times New Roman" w:hAnsi="Times New Roman" w:cs="Times New Roman"/>
            <w:color w:val="0000FF"/>
            <w:kern w:val="0"/>
            <w:u w:val="single"/>
            <w:lang w:eastAsia="es-MX"/>
            <w14:ligatures w14:val="none"/>
          </w:rPr>
          <w:delText>f</w:delText>
        </w:r>
      </w:del>
      <w:r w:rsidRPr="00BE2B7E">
        <w:rPr>
          <w:rFonts w:ascii="Times New Roman" w:eastAsia="Times New Roman" w:hAnsi="Times New Roman" w:cs="Times New Roman"/>
          <w:kern w:val="0"/>
          <w:lang w:eastAsia="es-MX"/>
          <w14:ligatures w14:val="none"/>
        </w:rPr>
        <w:fldChar w:fldCharType="end"/>
      </w:r>
    </w:p>
    <w:p w14:paraId="48A105EE" w14:textId="4CD02366"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A partir de esta necesidad, se definió como enfoque de trabajo un MVP, es decir, una solución mínima viable. La idea no es construir un sistema completo en esta etapa, sino una propuesta simple, funcional y alineada con el problema principal del negocio.</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6"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646D4976"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3. Objetivo de la solución</w:t>
      </w:r>
    </w:p>
    <w:p w14:paraId="4FA82815" w14:textId="4D1983BA"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objetivo de la solución propuesta es permitir a @Tequecoso registrar deudas de clientes, hacer seguimiento de los cobros pendientes, registrar recordatorios enviados y registrar pagos recibidos. De esta manera, se busca mejorar el orden de la información y facilitar el control básico del proceso de cobro.</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7"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01167CE8"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4. Modelo AS-IS</w:t>
      </w:r>
    </w:p>
    <w:p w14:paraId="56C28A80"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modelo AS-IS representa la forma en que el proceso de cobro se realiza actualmente en la microempresa.</w:t>
      </w:r>
    </w:p>
    <w:p w14:paraId="1639B688" w14:textId="77777777" w:rsidR="00BE2B7E" w:rsidRDefault="00BE2B7E" w:rsidP="00BE2B7E">
      <w:pPr>
        <w:spacing w:before="100" w:beforeAutospacing="1" w:after="100" w:afterAutospacing="1"/>
        <w:rPr>
          <w:rFonts w:ascii="Times New Roman" w:eastAsia="Times New Roman" w:hAnsi="Times New Roman" w:cs="Times New Roman"/>
          <w:b/>
          <w:bCs/>
          <w:kern w:val="0"/>
          <w:lang w:eastAsia="es-MX"/>
          <w14:ligatures w14:val="none"/>
        </w:rPr>
      </w:pPr>
    </w:p>
    <w:p w14:paraId="00482F84" w14:textId="33C48BF3"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lastRenderedPageBreak/>
        <w:t>Descripción del proceso actual:</w:t>
      </w:r>
    </w:p>
    <w:p w14:paraId="6C537FD1" w14:textId="77777777" w:rsidR="00BE2B7E" w:rsidRPr="00BE2B7E" w:rsidRDefault="00BE2B7E" w:rsidP="00BE2B7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La emprendedora registra ventas y deudas en un cuaderno.</w:t>
      </w:r>
    </w:p>
    <w:p w14:paraId="5A5B5CDA" w14:textId="77777777" w:rsidR="00BE2B7E" w:rsidRPr="00BE2B7E" w:rsidRDefault="00BE2B7E" w:rsidP="00BE2B7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No existe una base digital para almacenar clientes y cobros pendientes.</w:t>
      </w:r>
    </w:p>
    <w:p w14:paraId="7E05FD05" w14:textId="77777777" w:rsidR="00BE2B7E" w:rsidRPr="00BE2B7E" w:rsidRDefault="00BE2B7E" w:rsidP="00BE2B7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control de fechas de vencimiento se realiza manualmente.</w:t>
      </w:r>
    </w:p>
    <w:p w14:paraId="46C8A340" w14:textId="77777777" w:rsidR="00BE2B7E" w:rsidRPr="00BE2B7E" w:rsidRDefault="00BE2B7E" w:rsidP="00BE2B7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envío de recordatorios depende de la memoria o revisión manual.</w:t>
      </w:r>
    </w:p>
    <w:p w14:paraId="1A2BA099" w14:textId="77777777" w:rsidR="00BE2B7E" w:rsidRPr="00BE2B7E" w:rsidRDefault="00BE2B7E" w:rsidP="00BE2B7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Cuando el cliente paga, el pago se anota también de forma manual.</w:t>
      </w:r>
    </w:p>
    <w:p w14:paraId="16BCD8F6" w14:textId="6F75FBEB" w:rsidR="00BE2B7E" w:rsidRPr="00BE2B7E" w:rsidRDefault="00BE2B7E" w:rsidP="00BE2B7E">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No existe trazabilidad clara ni estado actualizado de cada cobro.</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8"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65DC24DD"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Problemas detectados en el AS-IS:</w:t>
      </w:r>
    </w:p>
    <w:p w14:paraId="497F27C6" w14:textId="77777777" w:rsidR="00BE2B7E" w:rsidRPr="00BE2B7E" w:rsidRDefault="00BE2B7E" w:rsidP="00BE2B7E">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Riesgo de olvidos en el seguimiento.</w:t>
      </w:r>
    </w:p>
    <w:p w14:paraId="2E25A994" w14:textId="77777777" w:rsidR="00BE2B7E" w:rsidRPr="00BE2B7E" w:rsidRDefault="00BE2B7E" w:rsidP="00BE2B7E">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Dificultad para saber quién pagó y quién no.</w:t>
      </w:r>
    </w:p>
    <w:p w14:paraId="75E753A7" w14:textId="77777777" w:rsidR="00BE2B7E" w:rsidRPr="00BE2B7E" w:rsidRDefault="00BE2B7E" w:rsidP="00BE2B7E">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Desorden en la información.</w:t>
      </w:r>
    </w:p>
    <w:p w14:paraId="4681130C" w14:textId="77777777" w:rsidR="00BE2B7E" w:rsidRPr="00BE2B7E" w:rsidRDefault="00BE2B7E" w:rsidP="00BE2B7E">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Escasa visibilidad del flujo de dinero.</w:t>
      </w:r>
    </w:p>
    <w:p w14:paraId="60C4840E" w14:textId="48E3EE73" w:rsidR="00BE2B7E" w:rsidRPr="00BE2B7E" w:rsidRDefault="00BE2B7E" w:rsidP="00BE2B7E">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Dependencia total del registro manual.</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9"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6E0AFEF9"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5. Modelo TO-BE</w:t>
      </w:r>
    </w:p>
    <w:p w14:paraId="36E49A42"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modelo TO-BE representa la propuesta de mejora planteada para esta primera entrega.</w:t>
      </w:r>
    </w:p>
    <w:p w14:paraId="7AFE9CEE"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Descripción del proceso propuesto:</w:t>
      </w:r>
    </w:p>
    <w:p w14:paraId="14D75731" w14:textId="77777777" w:rsidR="00BE2B7E" w:rsidRPr="00BE2B7E" w:rsidRDefault="00BE2B7E" w:rsidP="00BE2B7E">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Se registra la deuda del cliente mediante un formulario.</w:t>
      </w:r>
    </w:p>
    <w:p w14:paraId="2438A8AD" w14:textId="77777777" w:rsidR="00BE2B7E" w:rsidRPr="00BE2B7E" w:rsidRDefault="00BE2B7E" w:rsidP="00BE2B7E">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sistema permite identificar si el cliente pagó o si el cobro sigue pendiente.</w:t>
      </w:r>
    </w:p>
    <w:p w14:paraId="2CABBF54" w14:textId="77777777" w:rsidR="00BE2B7E" w:rsidRPr="00BE2B7E" w:rsidRDefault="00BE2B7E" w:rsidP="00BE2B7E">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Si el cliente no ha pagado, se registra el envío de un recordatorio.</w:t>
      </w:r>
    </w:p>
    <w:p w14:paraId="53D7C21F" w14:textId="77777777" w:rsidR="00BE2B7E" w:rsidRPr="00BE2B7E" w:rsidRDefault="00BE2B7E" w:rsidP="00BE2B7E">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Si el cliente paga, se registra el pago en el sistema.</w:t>
      </w:r>
    </w:p>
    <w:p w14:paraId="173EF97A" w14:textId="267C0C61" w:rsidR="00BE2B7E" w:rsidRPr="00BE2B7E" w:rsidRDefault="00BE2B7E" w:rsidP="00BE2B7E">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El proceso finaliza con un estado claro del cobro.</w:t>
      </w:r>
      <w:ins w:id="10"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11"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65F58B78"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Mejoras del TO-BE respecto al AS-IS:</w:t>
      </w:r>
    </w:p>
    <w:p w14:paraId="17F465BE" w14:textId="77777777" w:rsidR="00BE2B7E" w:rsidRPr="00BE2B7E" w:rsidRDefault="00BE2B7E" w:rsidP="00BE2B7E">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Mayor orden en el registro de información.</w:t>
      </w:r>
    </w:p>
    <w:p w14:paraId="15EFFA20" w14:textId="77777777" w:rsidR="00BE2B7E" w:rsidRPr="00BE2B7E" w:rsidRDefault="00BE2B7E" w:rsidP="00BE2B7E">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Disminución de olvidos en el seguimiento.</w:t>
      </w:r>
    </w:p>
    <w:p w14:paraId="325B57C5" w14:textId="77777777" w:rsidR="00BE2B7E" w:rsidRPr="00BE2B7E" w:rsidRDefault="00BE2B7E" w:rsidP="00BE2B7E">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Mejor visibilidad del estado de cada cobro.</w:t>
      </w:r>
    </w:p>
    <w:p w14:paraId="7542F89B" w14:textId="77777777" w:rsidR="00BE2B7E" w:rsidRPr="00BE2B7E" w:rsidRDefault="00BE2B7E" w:rsidP="00BE2B7E">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Registro básico de acciones realizadas.</w:t>
      </w:r>
    </w:p>
    <w:p w14:paraId="25483C8F" w14:textId="361ABC0B" w:rsidR="00BE2B7E" w:rsidRPr="00BE2B7E" w:rsidRDefault="00BE2B7E" w:rsidP="00BE2B7E">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Base para futuras automatizaciones y consultas.</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12"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5F48034D"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6. Proceso modelado en BPMN</w:t>
      </w:r>
    </w:p>
    <w:p w14:paraId="68B39A81"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Para esta entrega se desarrolló un proceso BPMN orientado al control de cobros a clientes. El flujo construido considera una versión simple y funcional del proceso, enfocada en resolver el problema principal con el menor nivel de complejidad posible.</w:t>
      </w:r>
    </w:p>
    <w:p w14:paraId="0F7CCF03" w14:textId="77777777" w:rsidR="00BE2B7E" w:rsidRDefault="00BE2B7E" w:rsidP="00BE2B7E">
      <w:pPr>
        <w:spacing w:before="100" w:beforeAutospacing="1" w:after="100" w:afterAutospacing="1"/>
        <w:rPr>
          <w:rFonts w:ascii="Times New Roman" w:eastAsia="Times New Roman" w:hAnsi="Times New Roman" w:cs="Times New Roman"/>
          <w:b/>
          <w:bCs/>
          <w:kern w:val="0"/>
          <w:lang w:eastAsia="es-MX"/>
          <w14:ligatures w14:val="none"/>
        </w:rPr>
      </w:pPr>
    </w:p>
    <w:p w14:paraId="4D3B3887" w14:textId="63F029B4"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lastRenderedPageBreak/>
        <w:t>Flujo BPMN desarrollado:</w:t>
      </w:r>
    </w:p>
    <w:p w14:paraId="73F481EF" w14:textId="77777777" w:rsidR="00BE2B7E" w:rsidRPr="00BE2B7E" w:rsidRDefault="00BE2B7E" w:rsidP="00BE2B7E">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Inicio del proceso.</w:t>
      </w:r>
    </w:p>
    <w:p w14:paraId="0629A770" w14:textId="77777777" w:rsidR="00BE2B7E" w:rsidRPr="00BE2B7E" w:rsidRDefault="00BE2B7E" w:rsidP="00BE2B7E">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Tarea de usuario: Registrar Deuda.</w:t>
      </w:r>
    </w:p>
    <w:p w14:paraId="07091FAD" w14:textId="77777777" w:rsidR="00BE2B7E" w:rsidRPr="00BE2B7E" w:rsidRDefault="00BE2B7E" w:rsidP="00BE2B7E">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Compuerta exclusiva: ¿Pagó?</w:t>
      </w:r>
    </w:p>
    <w:p w14:paraId="0410D4DE" w14:textId="77777777" w:rsidR="00BE2B7E" w:rsidRPr="00BE2B7E" w:rsidRDefault="00BE2B7E" w:rsidP="00BE2B7E">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Si no pagó, tarea de usuario: Enviar Recordatorio.</w:t>
      </w:r>
    </w:p>
    <w:p w14:paraId="14C2F1C9" w14:textId="77777777" w:rsidR="00BE2B7E" w:rsidRPr="00BE2B7E" w:rsidRDefault="00BE2B7E" w:rsidP="00BE2B7E">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Si pagó, tarea de usuario: Registrar Pago.</w:t>
      </w:r>
    </w:p>
    <w:p w14:paraId="15C27B26" w14:textId="086255C0" w:rsidR="00BE2B7E" w:rsidRPr="00BE2B7E" w:rsidRDefault="00BE2B7E" w:rsidP="00BE2B7E">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Fin del proceso.</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13"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60FB0D16" w14:textId="1F5B9F0A"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Este modelo permite representar de forma clara el comportamiento básico del proceso de cobro, manteniendo coherencia entre el problema identificado y la solución propuesta.</w:t>
      </w:r>
      <w:ins w:id="14"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15"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1A31EC3F"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7. Avance en Flowable</w:t>
      </w:r>
    </w:p>
    <w:p w14:paraId="0840EBE8" w14:textId="638BFFDA"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Como parte de esta primera entrega, el proceso fue implementado en Flowable mediante un flujo ejecutable. Se construyó el modelo BPMN y se configuraron tareas de usuario y compuertas básicas, permitiendo representar el proceso de manera práctica y funcional.</w:t>
      </w:r>
      <w:ins w:id="16"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17"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"https://documentation.flowable.com/latest/model/bpmn/introduction/model-process"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documentation.flowable</w:delText>
        </w:r>
        <w:r w:rsidRPr="00BE2B7E" w:rsidDel="00BE2B7E">
          <w:rPr>
            <w:rFonts w:ascii="Times New Roman" w:eastAsia="Times New Roman" w:hAnsi="Times New Roman" w:cs="Times New Roman"/>
            <w:kern w:val="0"/>
            <w:lang w:eastAsia="es-MX"/>
            <w14:ligatures w14:val="none"/>
          </w:rPr>
          <w:fldChar w:fldCharType="end"/>
        </w:r>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3DA6CD8B" w14:textId="26A7CF35"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Además, se desarrollaron formularios para las tareas principales del flujo, con el fin de capturar la información mínima necesaria para avanzar en el proceso.</w:t>
      </w:r>
      <w:ins w:id="18"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19"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"https://documentation.flowable.com/latest/reactmodel/user/design/form-editor"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flowable</w:delText>
        </w:r>
        <w:r w:rsidRPr="00BE2B7E" w:rsidDel="00BE2B7E">
          <w:rPr>
            <w:rFonts w:ascii="Times New Roman" w:eastAsia="Times New Roman" w:hAnsi="Times New Roman" w:cs="Times New Roman"/>
            <w:kern w:val="0"/>
            <w:lang w:eastAsia="es-MX"/>
            <w14:ligatures w14:val="none"/>
          </w:rPr>
          <w:fldChar w:fldCharType="end"/>
        </w:r>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4328120E"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Formularios implementados en Flowable:</w:t>
      </w:r>
    </w:p>
    <w:p w14:paraId="734984A4"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a) Formulario Registrar Deuda</w:t>
      </w:r>
    </w:p>
    <w:p w14:paraId="66727472" w14:textId="77777777" w:rsidR="00BE2B7E" w:rsidRPr="00BE2B7E" w:rsidRDefault="00BE2B7E" w:rsidP="00BE2B7E">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Nombre del cliente</w:t>
      </w:r>
    </w:p>
    <w:p w14:paraId="4FEA36C5" w14:textId="77777777" w:rsidR="00BE2B7E" w:rsidRPr="00BE2B7E" w:rsidRDefault="00BE2B7E" w:rsidP="00BE2B7E">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Monto de la deuda</w:t>
      </w:r>
    </w:p>
    <w:p w14:paraId="6743F8FC" w14:textId="77777777" w:rsidR="00BE2B7E" w:rsidRPr="00BE2B7E" w:rsidRDefault="00BE2B7E" w:rsidP="00BE2B7E">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Fecha de vencimiento</w:t>
      </w:r>
    </w:p>
    <w:p w14:paraId="35B3B816" w14:textId="77777777" w:rsidR="00BE2B7E" w:rsidRPr="00BE2B7E" w:rsidRDefault="00BE2B7E" w:rsidP="00BE2B7E">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Observación</w:t>
      </w:r>
    </w:p>
    <w:p w14:paraId="4AA9E3FB"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b) Formulario Enviar Recordatorio</w:t>
      </w:r>
    </w:p>
    <w:p w14:paraId="729BF2AA" w14:textId="77777777" w:rsidR="00BE2B7E" w:rsidRPr="00BE2B7E" w:rsidRDefault="00BE2B7E" w:rsidP="00BE2B7E">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Medio de contacto</w:t>
      </w:r>
    </w:p>
    <w:p w14:paraId="63B965D5" w14:textId="77777777" w:rsidR="00BE2B7E" w:rsidRPr="00BE2B7E" w:rsidRDefault="00BE2B7E" w:rsidP="00BE2B7E">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Fecha de recordatorio</w:t>
      </w:r>
    </w:p>
    <w:p w14:paraId="5A8482CE" w14:textId="77777777" w:rsidR="00BE2B7E" w:rsidRPr="00BE2B7E" w:rsidRDefault="00BE2B7E" w:rsidP="00BE2B7E">
      <w:pPr>
        <w:numPr>
          <w:ilvl w:val="0"/>
          <w:numId w:val="7"/>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Mensaje de recordatorio</w:t>
      </w:r>
    </w:p>
    <w:p w14:paraId="289AFE4A"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c) Formulario Registrar Pago</w:t>
      </w:r>
    </w:p>
    <w:p w14:paraId="5D1A3479" w14:textId="77777777" w:rsidR="00BE2B7E" w:rsidRPr="00BE2B7E" w:rsidRDefault="00BE2B7E" w:rsidP="00BE2B7E">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Fecha de pago</w:t>
      </w:r>
    </w:p>
    <w:p w14:paraId="515BECC2" w14:textId="77777777" w:rsidR="00BE2B7E" w:rsidRPr="00BE2B7E" w:rsidRDefault="00BE2B7E" w:rsidP="00BE2B7E">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Monto pagado</w:t>
      </w:r>
    </w:p>
    <w:p w14:paraId="4E96B068" w14:textId="77777777" w:rsidR="00BE2B7E" w:rsidRPr="00BE2B7E" w:rsidRDefault="00BE2B7E" w:rsidP="00BE2B7E">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Medio de pago</w:t>
      </w:r>
    </w:p>
    <w:p w14:paraId="05FA6F22" w14:textId="77777777" w:rsidR="00BE2B7E" w:rsidRPr="00BE2B7E" w:rsidRDefault="00BE2B7E" w:rsidP="00BE2B7E">
      <w:pPr>
        <w:numPr>
          <w:ilvl w:val="0"/>
          <w:numId w:val="8"/>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Observación de pago</w:t>
      </w:r>
    </w:p>
    <w:p w14:paraId="73862DA9" w14:textId="71EF4182"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Estos formularios fueron diseñados con una lógica simple, clara y alineada con las tareas del proceso. Su propósito es permitir el registro básico de la información y demostrar avance funcional dentro del entorno Flowable.</w:t>
      </w:r>
      <w:ins w:id="20"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21"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"https://documentation.flowable.com/latest/reactmodel/user/design/form-editor"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flowable</w:delText>
        </w:r>
        <w:r w:rsidRPr="00BE2B7E" w:rsidDel="00BE2B7E">
          <w:rPr>
            <w:rFonts w:ascii="Times New Roman" w:eastAsia="Times New Roman" w:hAnsi="Times New Roman" w:cs="Times New Roman"/>
            <w:kern w:val="0"/>
            <w:lang w:eastAsia="es-MX"/>
            <w14:ligatures w14:val="none"/>
          </w:rPr>
          <w:fldChar w:fldCharType="end"/>
        </w:r>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7D92A314"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lastRenderedPageBreak/>
        <w:t>8. Coherencia entre BPMN y Flowable</w:t>
      </w:r>
    </w:p>
    <w:p w14:paraId="7D872BAD" w14:textId="0A0342E6"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Existe coherencia entre el modelo BPMN propuesto y su implementación en Flowable, ya que las tareas modeladas fueron representadas en el flujo ejecutable y se vincularon con formularios asociados a cada actividad principal. De esta forma, el modelo no quedó solo como un diagrama conceptual, sino que avanzó hacia una solución operativa básica.</w:t>
      </w:r>
      <w:ins w:id="22"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23"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45A37DF7"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9. Avance en Web Services</w:t>
      </w:r>
    </w:p>
    <w:p w14:paraId="2C2438C9" w14:textId="16F2BF14"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Como avance en Web Services, se propone desarrollar un servicio web simple en Java que permita registrar o consultar información asociada a clientes, deudas o pagos. En esta etapa, el objetivo es contar con una base funcional mínima, por ejemplo mediante un endpoint simple o un servicio mock, que pueda integrarse posteriormente con la solución completa. La rúbrica de la entrega considera suficiente un avance básico de este tipo en esta primera evaluación.</w:t>
      </w:r>
      <w:ins w:id="24" w:author="MAURICIO FERNANDO  NÚÑEZ CAAMAÑO" w:date="2026-07-06T22:01:00Z">
        <w:r w:rsidRPr="00BE2B7E" w:rsidDel="00BE2B7E">
          <w:rPr>
            <w:rFonts w:ascii="Times New Roman" w:eastAsia="Times New Roman" w:hAnsi="Times New Roman" w:cs="Times New Roman"/>
            <w:kern w:val="0"/>
            <w:lang w:eastAsia="es-MX"/>
            <w14:ligatures w14:val="none"/>
          </w:rPr>
          <w:t xml:space="preserve"> </w:t>
        </w:r>
      </w:ins>
      <w:del w:id="25"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04A33883"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b/>
          <w:bCs/>
          <w:kern w:val="0"/>
          <w:lang w:eastAsia="es-MX"/>
          <w14:ligatures w14:val="none"/>
        </w:rPr>
        <w:t>Propuesta mínima de Web Service:</w:t>
      </w:r>
    </w:p>
    <w:p w14:paraId="04BBA3A1" w14:textId="77777777" w:rsidR="00BE2B7E" w:rsidRPr="00BE2B7E" w:rsidRDefault="00BE2B7E" w:rsidP="00BE2B7E">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Endpoint para registrar cliente.</w:t>
      </w:r>
    </w:p>
    <w:p w14:paraId="2D810725" w14:textId="77777777" w:rsidR="00BE2B7E" w:rsidRPr="00BE2B7E" w:rsidRDefault="00BE2B7E" w:rsidP="00BE2B7E">
      <w:pPr>
        <w:numPr>
          <w:ilvl w:val="0"/>
          <w:numId w:val="9"/>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Endpoint para registrar pago.</w:t>
      </w:r>
    </w:p>
    <w:p w14:paraId="49FBDDFF" w14:textId="6CE20840" w:rsidR="00BE2B7E" w:rsidRPr="00BE2B7E" w:rsidDel="00BE2B7E" w:rsidRDefault="00BE2B7E" w:rsidP="004020FE">
      <w:pPr>
        <w:numPr>
          <w:ilvl w:val="0"/>
          <w:numId w:val="9"/>
        </w:numPr>
        <w:spacing w:before="100" w:beforeAutospacing="1" w:after="100" w:afterAutospacing="1"/>
        <w:outlineLvl w:val="1"/>
        <w:rPr>
          <w:del w:id="26" w:author="MAURICIO FERNANDO  NÚÑEZ CAAMAÑO" w:date="2026-07-06T22:01:00Z"/>
          <w:rFonts w:ascii="Times New Roman" w:eastAsia="Times New Roman" w:hAnsi="Times New Roman" w:cs="Times New Roman"/>
          <w:kern w:val="0"/>
          <w:lang w:eastAsia="es-MX"/>
          <w14:ligatures w14:val="none"/>
        </w:rPr>
        <w:pPrChange w:id="27" w:author="MAURICIO FERNANDO  NÚÑEZ CAAMAÑO" w:date="2026-07-06T22:01:00Z">
          <w:pPr>
            <w:numPr>
              <w:numId w:val="9"/>
            </w:numPr>
            <w:tabs>
              <w:tab w:val="num" w:pos="720"/>
            </w:tabs>
            <w:spacing w:before="100" w:beforeAutospacing="1" w:after="100" w:afterAutospacing="1"/>
            <w:ind w:left="720" w:hanging="360"/>
          </w:pPr>
        </w:pPrChange>
      </w:pPr>
      <w:r w:rsidRPr="00BE2B7E">
        <w:rPr>
          <w:rFonts w:ascii="Times New Roman" w:eastAsia="Times New Roman" w:hAnsi="Times New Roman" w:cs="Times New Roman"/>
          <w:kern w:val="0"/>
          <w:lang w:eastAsia="es-MX"/>
          <w14:ligatures w14:val="none"/>
        </w:rPr>
        <w:t>Endpoint para consultar pagos o deudas.</w:t>
      </w:r>
      <w:del w:id="28"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5E806B62" w14:textId="77777777" w:rsidR="00BE2B7E" w:rsidRPr="00BE2B7E" w:rsidRDefault="00BE2B7E" w:rsidP="004020FE">
      <w:pPr>
        <w:numPr>
          <w:ilvl w:val="0"/>
          <w:numId w:val="9"/>
        </w:num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Change w:id="29" w:author="MAURICIO FERNANDO  NÚÑEZ CAAMAÑO" w:date="2026-07-06T22:01:00Z">
          <w:pPr>
            <w:spacing w:before="100" w:beforeAutospacing="1" w:after="100" w:afterAutospacing="1"/>
            <w:outlineLvl w:val="1"/>
          </w:pPr>
        </w:pPrChange>
      </w:pPr>
      <w:r w:rsidRPr="00BE2B7E">
        <w:rPr>
          <w:rFonts w:ascii="Times New Roman" w:eastAsia="Times New Roman" w:hAnsi="Times New Roman" w:cs="Times New Roman"/>
          <w:b/>
          <w:bCs/>
          <w:kern w:val="0"/>
          <w:sz w:val="36"/>
          <w:szCs w:val="36"/>
          <w:lang w:eastAsia="es-MX"/>
          <w14:ligatures w14:val="none"/>
        </w:rPr>
        <w:t>10. Repositorio GitHub</w:t>
      </w:r>
    </w:p>
    <w:p w14:paraId="7FA47014" w14:textId="67BC296D"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Se considera el uso de GitHub como medio obligatorio para evidenciar el trabajo desarrollado. En el repositorio se almacenarán los modelos BPMN, avances en Flowable, código relacionado con Web Services, documentación y actas de trabajo. Esto permite demostrar avances, orden y trazabilidad del proyecto.</w:t>
      </w:r>
      <w:r w:rsidRPr="00BE2B7E">
        <w:rPr>
          <w:rFonts w:ascii="Times New Roman" w:eastAsia="Times New Roman" w:hAnsi="Times New Roman" w:cs="Times New Roman"/>
          <w:kern w:val="0"/>
          <w:lang w:eastAsia="es-MX"/>
          <w14:ligatures w14:val="none"/>
        </w:rPr>
        <w:fldChar w:fldCharType="begin"/>
      </w:r>
      <w:r w:rsidRPr="00BE2B7E">
        <w:rPr>
          <w:rFonts w:ascii="Times New Roman" w:eastAsia="Times New Roman" w:hAnsi="Times New Roman" w:cs="Times New Roman"/>
          <w:kern w:val="0"/>
          <w:lang w:eastAsia="es-MX"/>
          <w14:ligatures w14:val="none"/>
        </w:rPr>
        <w: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instrText>
      </w:r>
      <w:r w:rsidRPr="00BE2B7E">
        <w:rPr>
          <w:rFonts w:ascii="Times New Roman" w:eastAsia="Times New Roman" w:hAnsi="Times New Roman" w:cs="Times New Roman"/>
          <w:kern w:val="0"/>
          <w:lang w:eastAsia="es-MX"/>
          <w14:ligatures w14:val="none"/>
        </w:rPr>
      </w:r>
      <w:r w:rsidRPr="00BE2B7E">
        <w:rPr>
          <w:rFonts w:ascii="Times New Roman" w:eastAsia="Times New Roman" w:hAnsi="Times New Roman" w:cs="Times New Roman"/>
          <w:kern w:val="0"/>
          <w:lang w:eastAsia="es-MX"/>
          <w14:ligatures w14:val="none"/>
        </w:rPr>
        <w:fldChar w:fldCharType="separate"/>
      </w:r>
      <w:del w:id="30" w:author="MAURICIO FERNANDO  NÚÑEZ CAAMAÑO" w:date="2026-07-06T22:01:00Z">
        <w:r w:rsidRPr="00BE2B7E" w:rsidDel="00BE2B7E">
          <w:rPr>
            <w:rFonts w:ascii="Times New Roman" w:eastAsia="Times New Roman" w:hAnsi="Times New Roman" w:cs="Times New Roman"/>
            <w:color w:val="0000FF"/>
            <w:kern w:val="0"/>
            <w:u w:val="single"/>
            <w:lang w:eastAsia="es-MX"/>
            <w14:ligatures w14:val="none"/>
          </w:rPr>
          <w:delText>Entrega-1.pdf</w:delText>
        </w:r>
      </w:del>
      <w:r w:rsidRPr="00BE2B7E">
        <w:rPr>
          <w:rFonts w:ascii="Times New Roman" w:eastAsia="Times New Roman" w:hAnsi="Times New Roman" w:cs="Times New Roman"/>
          <w:kern w:val="0"/>
          <w:lang w:eastAsia="es-MX"/>
          <w14:ligatures w14:val="none"/>
        </w:rPr>
        <w:fldChar w:fldCharType="end"/>
      </w:r>
    </w:p>
    <w:p w14:paraId="626CBB88"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11. Trabajo realizado y evidencia</w:t>
      </w:r>
    </w:p>
    <w:p w14:paraId="00632B73"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Durante esta primera entrega se avanzó en:</w:t>
      </w:r>
    </w:p>
    <w:p w14:paraId="7786827C" w14:textId="77777777" w:rsidR="00BE2B7E" w:rsidRPr="00BE2B7E" w:rsidRDefault="00BE2B7E" w:rsidP="00BE2B7E">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Definición del problema principal del caso.</w:t>
      </w:r>
    </w:p>
    <w:p w14:paraId="7E48D996" w14:textId="77777777" w:rsidR="00BE2B7E" w:rsidRPr="00BE2B7E" w:rsidRDefault="00BE2B7E" w:rsidP="00BE2B7E">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Selección del proceso de cobros a clientes.</w:t>
      </w:r>
    </w:p>
    <w:p w14:paraId="4BD05889" w14:textId="77777777" w:rsidR="00BE2B7E" w:rsidRPr="00BE2B7E" w:rsidRDefault="00BE2B7E" w:rsidP="00BE2B7E">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Construcción del modelo AS-IS.</w:t>
      </w:r>
    </w:p>
    <w:p w14:paraId="12E16227" w14:textId="77777777" w:rsidR="00BE2B7E" w:rsidRPr="00BE2B7E" w:rsidRDefault="00BE2B7E" w:rsidP="00BE2B7E">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Construcción del modelo TO-BE.</w:t>
      </w:r>
    </w:p>
    <w:p w14:paraId="6B7F3899" w14:textId="77777777" w:rsidR="00BE2B7E" w:rsidRPr="00BE2B7E" w:rsidRDefault="00BE2B7E" w:rsidP="00BE2B7E">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Modelado del proceso BPMN.</w:t>
      </w:r>
    </w:p>
    <w:p w14:paraId="0AAB3BE6" w14:textId="77777777" w:rsidR="00BE2B7E" w:rsidRPr="00BE2B7E" w:rsidRDefault="00BE2B7E" w:rsidP="00BE2B7E">
      <w:pPr>
        <w:numPr>
          <w:ilvl w:val="0"/>
          <w:numId w:val="10"/>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Implementación básica del flujo en Flowable.</w:t>
      </w:r>
    </w:p>
    <w:p w14:paraId="662592D6" w14:textId="291E5F2F" w:rsidR="00BE2B7E" w:rsidRPr="00BE2B7E" w:rsidDel="00BE2B7E" w:rsidRDefault="00BE2B7E" w:rsidP="00650DE7">
      <w:pPr>
        <w:numPr>
          <w:ilvl w:val="0"/>
          <w:numId w:val="10"/>
        </w:numPr>
        <w:spacing w:before="100" w:beforeAutospacing="1" w:after="100" w:afterAutospacing="1"/>
        <w:outlineLvl w:val="1"/>
        <w:rPr>
          <w:del w:id="31" w:author="MAURICIO FERNANDO  NÚÑEZ CAAMAÑO" w:date="2026-07-06T22:01:00Z"/>
          <w:rFonts w:ascii="Times New Roman" w:eastAsia="Times New Roman" w:hAnsi="Times New Roman" w:cs="Times New Roman"/>
          <w:kern w:val="0"/>
          <w:lang w:eastAsia="es-MX"/>
          <w14:ligatures w14:val="none"/>
        </w:rPr>
        <w:pPrChange w:id="32" w:author="MAURICIO FERNANDO  NÚÑEZ CAAMAÑO" w:date="2026-07-06T22:01:00Z">
          <w:pPr>
            <w:numPr>
              <w:numId w:val="10"/>
            </w:numPr>
            <w:tabs>
              <w:tab w:val="num" w:pos="720"/>
            </w:tabs>
            <w:spacing w:before="100" w:beforeAutospacing="1" w:after="100" w:afterAutospacing="1"/>
            <w:ind w:left="720" w:hanging="360"/>
          </w:pPr>
        </w:pPrChange>
      </w:pPr>
      <w:r w:rsidRPr="00BE2B7E">
        <w:rPr>
          <w:rFonts w:ascii="Times New Roman" w:eastAsia="Times New Roman" w:hAnsi="Times New Roman" w:cs="Times New Roman"/>
          <w:kern w:val="0"/>
          <w:lang w:eastAsia="es-MX"/>
          <w14:ligatures w14:val="none"/>
        </w:rPr>
        <w:t>Creación de formularios asociados a las tareas principales.</w:t>
      </w:r>
      <w:del w:id="33" w:author="MAURICIO FERNANDO  NÚÑEZ CAAMAÑO" w:date="2026-07-06T22:01: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4A7F02FE" w14:textId="77777777" w:rsidR="00BE2B7E" w:rsidRPr="00BE2B7E" w:rsidRDefault="00BE2B7E" w:rsidP="00650DE7">
      <w:pPr>
        <w:numPr>
          <w:ilvl w:val="0"/>
          <w:numId w:val="10"/>
        </w:num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Change w:id="34" w:author="MAURICIO FERNANDO  NÚÑEZ CAAMAÑO" w:date="2026-07-06T22:01:00Z">
          <w:pPr>
            <w:spacing w:before="100" w:beforeAutospacing="1" w:after="100" w:afterAutospacing="1"/>
            <w:outlineLvl w:val="1"/>
          </w:pPr>
        </w:pPrChange>
      </w:pPr>
      <w:r w:rsidRPr="00BE2B7E">
        <w:rPr>
          <w:rFonts w:ascii="Times New Roman" w:eastAsia="Times New Roman" w:hAnsi="Times New Roman" w:cs="Times New Roman"/>
          <w:b/>
          <w:bCs/>
          <w:kern w:val="0"/>
          <w:sz w:val="36"/>
          <w:szCs w:val="36"/>
          <w:lang w:eastAsia="es-MX"/>
          <w14:ligatures w14:val="none"/>
        </w:rPr>
        <w:t>12. Próximos pasos</w:t>
      </w:r>
    </w:p>
    <w:p w14:paraId="05A2AFA8"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Los próximos pasos del proyecto serán:</w:t>
      </w:r>
    </w:p>
    <w:p w14:paraId="4D396A4A" w14:textId="77777777" w:rsidR="00BE2B7E" w:rsidRPr="00BE2B7E" w:rsidRDefault="00BE2B7E" w:rsidP="00BE2B7E">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Mejorar el proceso BPMN incorporando mayor detalle.</w:t>
      </w:r>
    </w:p>
    <w:p w14:paraId="2EAF83CF" w14:textId="77777777" w:rsidR="00BE2B7E" w:rsidRPr="00BE2B7E" w:rsidRDefault="00BE2B7E" w:rsidP="00BE2B7E">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lastRenderedPageBreak/>
        <w:t>Ejecutar y validar el flujo completo en Flowable.</w:t>
      </w:r>
    </w:p>
    <w:p w14:paraId="1E605765" w14:textId="77777777" w:rsidR="00BE2B7E" w:rsidRPr="00BE2B7E" w:rsidRDefault="00BE2B7E" w:rsidP="00BE2B7E">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Desarrollar el Web Service básico en Java.</w:t>
      </w:r>
    </w:p>
    <w:p w14:paraId="71058432" w14:textId="77777777" w:rsidR="00BE2B7E" w:rsidRPr="00BE2B7E" w:rsidRDefault="00BE2B7E" w:rsidP="00BE2B7E">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Organizar el repositorio GitHub con todos los archivos del proyecto.</w:t>
      </w:r>
    </w:p>
    <w:p w14:paraId="7BAD6F71" w14:textId="5E903FEE" w:rsidR="00BE2B7E" w:rsidRPr="00BE2B7E" w:rsidRDefault="00BE2B7E" w:rsidP="00BE2B7E">
      <w:pPr>
        <w:numPr>
          <w:ilvl w:val="0"/>
          <w:numId w:val="11"/>
        </w:num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Preparar los videos solicitados para la emprendedora y el profesor.</w:t>
      </w:r>
      <w:ins w:id="35" w:author="MAURICIO FERNANDO  NÚÑEZ CAAMAÑO" w:date="2026-07-06T22:02:00Z">
        <w:r w:rsidRPr="00BE2B7E" w:rsidDel="00BE2B7E">
          <w:rPr>
            <w:rFonts w:ascii="Times New Roman" w:eastAsia="Times New Roman" w:hAnsi="Times New Roman" w:cs="Times New Roman"/>
            <w:kern w:val="0"/>
            <w:lang w:eastAsia="es-MX"/>
            <w14:ligatures w14:val="none"/>
          </w:rPr>
          <w:t xml:space="preserve"> </w:t>
        </w:r>
      </w:ins>
      <w:del w:id="36" w:author="MAURICIO FERNANDO  NÚÑEZ CAAMAÑO" w:date="2026-07-06T22:02:00Z">
        <w:r w:rsidRPr="00BE2B7E" w:rsidDel="00BE2B7E">
          <w:rPr>
            <w:rFonts w:ascii="Times New Roman" w:eastAsia="Times New Roman" w:hAnsi="Times New Roman" w:cs="Times New Roman"/>
            <w:kern w:val="0"/>
            <w:lang w:eastAsia="es-MX"/>
            <w14:ligatures w14:val="none"/>
          </w:rPr>
          <w:fldChar w:fldCharType="begin"/>
        </w:r>
        <w:r w:rsidRPr="00BE2B7E" w:rsidDel="00BE2B7E">
          <w:rPr>
            <w:rFonts w:ascii="Times New Roman" w:eastAsia="Times New Roman" w:hAnsi="Times New Roman" w:cs="Times New Roman"/>
            <w:kern w:val="0"/>
            <w:lang w:eastAsia="es-MX"/>
            <w14:ligatures w14:val="none"/>
          </w:rPr>
          <w:delInstrText>HYPERLINK "https://ppl-ai-file-upload.s3.amazonaws.com/web/direct-files/attachments/115753194/090a6866-304c-45a6-a72d-a1fe01862b52/Entrega-1.pdf?AWSAccessKeyId=ASIA2F3EMEYEW7EAUOBN&amp;Signature=zpYi9J0CUHrtGUWpBAq7R7X%2FA3g%3D&amp;x-amz-security-token=IQoJb3JpZ2luX2VjEJr%2F%2F%2F%2F%2F%2F%2F%2F%2F%2FwEaCXVzLWVhc3QtMSJIMEYCIQCb3q6lhmHD2AVcxETa02PtbM9Lpom6UtxsBGkL%2F2DIzQIhAIwPAU6Bp3GawWBQNIm45o%2FNnxSawibpp24vczgSarHZKvMECGMQARoMNjk5NzUzMzA5NzA1IgxU67EcWC55Ot3Sa%2FUq0AQCsatfMcRF%2FaUunpDl7Hp3lX91FsZWDMbRDdR96OxIVd9ng64UkzROsIwcdi%2B6H1JO8LRQQU3pqI%2Bwgd5f9o8zil6vVxOrw97KWIKQc%2BKQv3%2FuvVSJRzPC4E2dnPnnYDn1op16jdpcwNTTDYbYPbufvXVBT0Psy4LeLdQySXm6543nbJGiGK1p5qqXo6nRX3e8eNm%2BXXEjA6FJXedxvb2Jk%2FzVZ3mqUDw1%2FMcBzWgbmi7TPPyFWe6XXOntCvhFV0MSSvnOtfVzXRNhT9i2np65QDlpMxceVdxeoC0apu7QZq5%2FjUnNHtAMur6goskm6Z23YRjOzmgG57S7a%2BetuxtfM9J%2FTIgG4UjvEgZqpZFP%2B5mh%2FtBWhXIfXSxUiMXS%2BA%2Fc8qAIV1U%2FceluJSvDnbT9K2%2BsMxmng9V%2FiAWEoyKXeGvvIELj8KaRt3ROJNM9kceoOfBTAB4Ee6%2BJBAdviTJcNQNwLJmjm4b5b1FH7NSaTixjoDdmslqY5UV%2BjNwVVpkhqocu0j2%2FFeZ1EZak6YfDAZPwd0Cf4fW2yFwMo0S8543C5kr3ldzrRgeXrwAJtMCSFKTfW85OLJI08ipnjcLc%2F2W7IPitP%2BV%2B09iZPYo3b1d0dGu9lLNvvNmjSNt%2FI6A9N2t40Nos7w4mC6479NmLPife3yiqsHHzNtUGIp%2F%2BGqrPWgwmDhP7zABMNfy2QeXY8TN%2Fy88fZqZcPmFJMvIBAb%2F9nPpol0KTE4nFD9hPKvcUvA%2BAfcx4htuHg%2FXEGEB7rjwbJ9esyljMuBgP5PfCMMW1sdIGOpcBkeEhSRe7NAgsNTJxh2SjbPfMQ2kqhquBDTIQ2OPEjMqP9cToA1KLreQumedRk9A6bWpQ06GcYVUJj3NHNx%2BUjhBdxtWYPf%2Bm0pzD2HP4%2FA5A%2Bjy7LRedout8%2FondcfmY%2BdiJXQKHfG%2FnkdvZtCi09hixWQQxlnU%2BwOzh0LEQMLb9uEaHj1CA%2Fd8kXEL9PEFbXtkGKx3HDw%3D%3D&amp;Expires=1783392408" \t "_blank"</w:delInstrText>
        </w:r>
        <w:r w:rsidRPr="00BE2B7E" w:rsidDel="00BE2B7E">
          <w:rPr>
            <w:rFonts w:ascii="Times New Roman" w:eastAsia="Times New Roman" w:hAnsi="Times New Roman" w:cs="Times New Roman"/>
            <w:kern w:val="0"/>
            <w:lang w:eastAsia="es-MX"/>
            <w14:ligatures w14:val="none"/>
          </w:rPr>
        </w:r>
        <w:r w:rsidRPr="00BE2B7E" w:rsidDel="00BE2B7E">
          <w:rPr>
            <w:rFonts w:ascii="Times New Roman" w:eastAsia="Times New Roman" w:hAnsi="Times New Roman" w:cs="Times New Roman"/>
            <w:kern w:val="0"/>
            <w:lang w:eastAsia="es-MX"/>
            <w14:ligatures w14:val="none"/>
          </w:rPr>
          <w:fldChar w:fldCharType="separate"/>
        </w:r>
        <w:r w:rsidRPr="00BE2B7E" w:rsidDel="00BE2B7E">
          <w:rPr>
            <w:rFonts w:ascii="Times New Roman" w:eastAsia="Times New Roman" w:hAnsi="Times New Roman" w:cs="Times New Roman"/>
            <w:color w:val="0000FF"/>
            <w:kern w:val="0"/>
            <w:u w:val="single"/>
            <w:lang w:eastAsia="es-MX"/>
            <w14:ligatures w14:val="none"/>
          </w:rPr>
          <w:delText>Entrega-1.pdf</w:delText>
        </w:r>
        <w:r w:rsidRPr="00BE2B7E" w:rsidDel="00BE2B7E">
          <w:rPr>
            <w:rFonts w:ascii="Times New Roman" w:eastAsia="Times New Roman" w:hAnsi="Times New Roman" w:cs="Times New Roman"/>
            <w:kern w:val="0"/>
            <w:lang w:eastAsia="es-MX"/>
            <w14:ligatures w14:val="none"/>
          </w:rPr>
          <w:fldChar w:fldCharType="end"/>
        </w:r>
      </w:del>
    </w:p>
    <w:p w14:paraId="479936DD" w14:textId="77777777" w:rsidR="00BE2B7E" w:rsidRPr="00BE2B7E" w:rsidRDefault="00BE2B7E" w:rsidP="00BE2B7E">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E2B7E">
        <w:rPr>
          <w:rFonts w:ascii="Times New Roman" w:eastAsia="Times New Roman" w:hAnsi="Times New Roman" w:cs="Times New Roman"/>
          <w:b/>
          <w:bCs/>
          <w:kern w:val="0"/>
          <w:sz w:val="36"/>
          <w:szCs w:val="36"/>
          <w:lang w:eastAsia="es-MX"/>
          <w14:ligatures w14:val="none"/>
        </w:rPr>
        <w:t>13. Conclusión</w:t>
      </w:r>
    </w:p>
    <w:p w14:paraId="5BDA9D04" w14:textId="77777777" w:rsidR="00BE2B7E" w:rsidRPr="00BE2B7E" w:rsidRDefault="00BE2B7E" w:rsidP="00BE2B7E">
      <w:pPr>
        <w:spacing w:before="100" w:beforeAutospacing="1" w:after="100" w:afterAutospacing="1"/>
        <w:rPr>
          <w:rFonts w:ascii="Times New Roman" w:eastAsia="Times New Roman" w:hAnsi="Times New Roman" w:cs="Times New Roman"/>
          <w:kern w:val="0"/>
          <w:lang w:eastAsia="es-MX"/>
          <w14:ligatures w14:val="none"/>
        </w:rPr>
      </w:pPr>
      <w:r w:rsidRPr="00BE2B7E">
        <w:rPr>
          <w:rFonts w:ascii="Times New Roman" w:eastAsia="Times New Roman" w:hAnsi="Times New Roman" w:cs="Times New Roman"/>
          <w:kern w:val="0"/>
          <w:lang w:eastAsia="es-MX"/>
          <w14:ligatures w14:val="none"/>
        </w:rPr>
        <w:t>En esta primera entrega se desarrolló una propuesta funcional mínima para mejorar el control de cobros a clientes en @Tequecoso. El trabajo realizado permite pasar desde un proceso manual y desordenado hacia una solución básica digital, compuesta por un modelo BPMN, una implementación inicial en Flowable y formularios asociados a las tareas principales. Si bien se trata de un MVP, la solución responde al problema principal detectado y constituye una base válida para continuar el desarrollo en las siguientes entregas.</w:t>
      </w:r>
    </w:p>
    <w:p w14:paraId="7C930E12" w14:textId="77777777" w:rsidR="00AB7BA9" w:rsidRDefault="00AB7BA9"/>
    <w:sectPr w:rsidR="00AB7B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14430"/>
    <w:multiLevelType w:val="multilevel"/>
    <w:tmpl w:val="394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14BE1"/>
    <w:multiLevelType w:val="multilevel"/>
    <w:tmpl w:val="9112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F36C0"/>
    <w:multiLevelType w:val="multilevel"/>
    <w:tmpl w:val="3CB8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96E09"/>
    <w:multiLevelType w:val="multilevel"/>
    <w:tmpl w:val="1F0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C2A0A"/>
    <w:multiLevelType w:val="multilevel"/>
    <w:tmpl w:val="EEE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324C4"/>
    <w:multiLevelType w:val="multilevel"/>
    <w:tmpl w:val="384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A37F5"/>
    <w:multiLevelType w:val="multilevel"/>
    <w:tmpl w:val="E22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429BD"/>
    <w:multiLevelType w:val="multilevel"/>
    <w:tmpl w:val="005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70815"/>
    <w:multiLevelType w:val="multilevel"/>
    <w:tmpl w:val="8E5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75502"/>
    <w:multiLevelType w:val="multilevel"/>
    <w:tmpl w:val="D7A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A7821"/>
    <w:multiLevelType w:val="multilevel"/>
    <w:tmpl w:val="AF1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06975">
    <w:abstractNumId w:val="2"/>
  </w:num>
  <w:num w:numId="2" w16cid:durableId="798105252">
    <w:abstractNumId w:val="4"/>
  </w:num>
  <w:num w:numId="3" w16cid:durableId="443769690">
    <w:abstractNumId w:val="5"/>
  </w:num>
  <w:num w:numId="4" w16cid:durableId="1461805596">
    <w:abstractNumId w:val="7"/>
  </w:num>
  <w:num w:numId="5" w16cid:durableId="316106471">
    <w:abstractNumId w:val="1"/>
  </w:num>
  <w:num w:numId="6" w16cid:durableId="1015575641">
    <w:abstractNumId w:val="10"/>
  </w:num>
  <w:num w:numId="7" w16cid:durableId="1219825025">
    <w:abstractNumId w:val="9"/>
  </w:num>
  <w:num w:numId="8" w16cid:durableId="1744135733">
    <w:abstractNumId w:val="8"/>
  </w:num>
  <w:num w:numId="9" w16cid:durableId="603349091">
    <w:abstractNumId w:val="6"/>
  </w:num>
  <w:num w:numId="10" w16cid:durableId="414716169">
    <w:abstractNumId w:val="0"/>
  </w:num>
  <w:num w:numId="11" w16cid:durableId="10192384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URICIO FERNANDO  NÚÑEZ CAAMAÑO">
    <w15:presenceInfo w15:providerId="AD" w15:userId="S::mauricio.nunez.c@alumno.iplacex.cl::eee3c63e-063b-4011-b28e-f26420a297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7E"/>
    <w:rsid w:val="00895BDF"/>
    <w:rsid w:val="00AB7BA9"/>
    <w:rsid w:val="00BE2B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98B2"/>
  <w15:chartTrackingRefBased/>
  <w15:docId w15:val="{7D135CA6-DAE9-6A45-AB9B-65CC1322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E2B7E"/>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E2B7E"/>
    <w:rPr>
      <w:rFonts w:ascii="Times New Roman" w:eastAsia="Times New Roman" w:hAnsi="Times New Roman" w:cs="Times New Roman"/>
      <w:b/>
      <w:bCs/>
      <w:kern w:val="0"/>
      <w:sz w:val="36"/>
      <w:szCs w:val="36"/>
      <w:lang w:eastAsia="es-MX"/>
      <w14:ligatures w14:val="none"/>
    </w:rPr>
  </w:style>
  <w:style w:type="paragraph" w:customStyle="1" w:styleId="my-2">
    <w:name w:val="my-2"/>
    <w:basedOn w:val="Normal"/>
    <w:rsid w:val="00BE2B7E"/>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E2B7E"/>
    <w:rPr>
      <w:b/>
      <w:bCs/>
    </w:rPr>
  </w:style>
  <w:style w:type="character" w:customStyle="1" w:styleId="citation">
    <w:name w:val="citation"/>
    <w:basedOn w:val="Fuentedeprrafopredeter"/>
    <w:rsid w:val="00BE2B7E"/>
  </w:style>
  <w:style w:type="character" w:customStyle="1" w:styleId="inline-block">
    <w:name w:val="inline-block"/>
    <w:basedOn w:val="Fuentedeprrafopredeter"/>
    <w:rsid w:val="00BE2B7E"/>
  </w:style>
  <w:style w:type="paragraph" w:styleId="Revisin">
    <w:name w:val="Revision"/>
    <w:hidden/>
    <w:uiPriority w:val="99"/>
    <w:semiHidden/>
    <w:rsid w:val="00BE2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31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F07CD-BB37-1A4A-9619-9DA4BDE1A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6155</Words>
  <Characters>33855</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FERNANDO  NÚÑEZ CAAMAÑO</dc:creator>
  <cp:keywords/>
  <dc:description/>
  <cp:lastModifiedBy>MAURICIO FERNANDO  NÚÑEZ CAAMAÑO</cp:lastModifiedBy>
  <cp:revision>1</cp:revision>
  <dcterms:created xsi:type="dcterms:W3CDTF">2026-07-07T01:57:00Z</dcterms:created>
  <dcterms:modified xsi:type="dcterms:W3CDTF">2026-07-07T02:38:00Z</dcterms:modified>
</cp:coreProperties>
</file>